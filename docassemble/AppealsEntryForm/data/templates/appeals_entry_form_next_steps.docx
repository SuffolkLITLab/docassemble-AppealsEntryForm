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tbl>
      <w:tblPr>
        <w:tblStyle w:val="TableGrid"/>
        <w:tblW w:w="10790" w:type="dxa"/>
        <w:tblCellMar>
          <w:top w:w="115" w:type="dxa"/>
          <w:left w:w="115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0790"/>
      </w:tblGrid>
      <w:tr w:rsidR="00775CCA" w14:paraId="05CBF221" w14:textId="77777777">
        <w:tc>
          <w:tcPr>
            <w:tcW w:w="10790" w:type="dxa"/>
            <w:shd w:val="clear" w:color="auto" w:fill="17406D" w:themeFill="text2"/>
          </w:tcPr>
          <w:p w14:paraId="75457CA6" w14:textId="2B074BD7" w:rsidR="00775CCA" w:rsidRDefault="000E2AB1">
            <w:pPr>
              <w:pStyle w:val="Title"/>
              <w:spacing w:after="0"/>
              <w:jc w:val="center"/>
            </w:pPr>
            <w:r>
              <w:rPr>
                <w:color w:val="FFFFFF" w:themeColor="background1"/>
              </w:rPr>
              <w:t xml:space="preserve">Civil </w:t>
            </w:r>
            <w:r w:rsidR="00F1582E">
              <w:rPr>
                <w:color w:val="FFFFFF" w:themeColor="background1"/>
              </w:rPr>
              <w:t>Appeal Entry Form</w:t>
            </w:r>
          </w:p>
        </w:tc>
      </w:tr>
    </w:tbl>
    <w:p w14:paraId="7C149F32" w14:textId="77777777" w:rsidR="00775CCA" w:rsidRDefault="00775CCA">
      <w:pPr>
        <w:rPr>
          <w:b/>
          <w:bCs/>
        </w:rPr>
      </w:pPr>
    </w:p>
    <w:p w14:paraId="3E2C3EBF" w14:textId="05102BA4" w:rsidR="00775CCA" w:rsidRDefault="00F1582E">
      <w:r>
        <w:t xml:space="preserve">Congratulations </w:t>
      </w:r>
      <w:r w:rsidR="005844B4">
        <w:t>{{</w:t>
      </w:r>
      <w:r w:rsidR="00A477FA">
        <w:t xml:space="preserve"> </w:t>
      </w:r>
      <w:r w:rsidR="00F25A8E">
        <w:t>users</w:t>
      </w:r>
      <w:r w:rsidR="00A477FA">
        <w:t xml:space="preserve"> </w:t>
      </w:r>
      <w:r w:rsidR="005844B4">
        <w:t>}}</w:t>
      </w:r>
      <w:r>
        <w:t xml:space="preserve">! You have finished all the forms you need to Appeals entry form. The rest of the pages in this packet are </w:t>
      </w:r>
      <w:r w:rsidR="0017523E">
        <w:t xml:space="preserve">information and directions for moving forward. </w:t>
      </w:r>
    </w:p>
    <w:p w14:paraId="426FE959" w14:textId="77777777" w:rsidR="002037BB" w:rsidRDefault="002037BB"/>
    <w:p w14:paraId="5A57CB81" w14:textId="77777777" w:rsidR="002037BB" w:rsidRDefault="002037BB">
      <w:pPr>
        <w:sectPr w:rsidR="002037BB" w:rsidSect="00755125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720" w:right="720" w:bottom="720" w:left="720" w:header="0" w:footer="0" w:gutter="0"/>
          <w:pgNumType w:start="1"/>
          <w:cols w:space="720"/>
          <w:formProt w:val="0"/>
          <w:titlePg/>
          <w:docGrid w:linePitch="326"/>
        </w:sectPr>
      </w:pPr>
    </w:p>
    <w:p w14:paraId="7526FB56" w14:textId="77777777" w:rsidR="00775CCA" w:rsidRPr="00E45E5A" w:rsidRDefault="00F1582E">
      <w:pPr>
        <w:pStyle w:val="Heading2"/>
        <w:rPr>
          <w:sz w:val="19"/>
          <w:szCs w:val="19"/>
        </w:rPr>
      </w:pPr>
      <w:bookmarkStart w:id="0" w:name="_yntzxzfdh9ya"/>
      <w:bookmarkEnd w:id="0"/>
      <w:r w:rsidRPr="00E45E5A">
        <w:rPr>
          <w:sz w:val="19"/>
          <w:szCs w:val="19"/>
        </w:rPr>
        <w:t>Next steps</w:t>
      </w:r>
    </w:p>
    <w:p w14:paraId="73850C86" w14:textId="77777777" w:rsidR="00775CCA" w:rsidRPr="00E45E5A" w:rsidRDefault="00F1582E">
      <w:pPr>
        <w:pStyle w:val="ListParagraph"/>
        <w:numPr>
          <w:ilvl w:val="0"/>
          <w:numId w:val="1"/>
        </w:numPr>
        <w:snapToGrid w:val="0"/>
        <w:rPr>
          <w:sz w:val="19"/>
          <w:szCs w:val="19"/>
          <w14:textOutline w14:w="9525" w14:cap="rnd" w14:cmpd="sng" w14:algn="ctr">
            <w14:noFill/>
            <w14:prstDash w14:val="solid"/>
            <w14:bevel/>
          </w14:textOutline>
        </w:rPr>
      </w:pPr>
      <w:r w:rsidRPr="00E45E5A">
        <w:rPr>
          <w:sz w:val="19"/>
          <w:szCs w:val="19"/>
          <w14:textOutline w14:w="9525" w14:cap="rnd" w14:cmpd="sng" w14:algn="ctr">
            <w14:noFill/>
            <w14:prstDash w14:val="solid"/>
            <w14:bevel/>
          </w14:textOutline>
        </w:rPr>
        <w:t xml:space="preserve">File this </w:t>
      </w:r>
      <w:r w:rsidRPr="00E45E5A">
        <w:rPr>
          <w:sz w:val="19"/>
          <w:szCs w:val="19"/>
        </w:rPr>
        <w:t xml:space="preserve">appeal with the court </w:t>
      </w:r>
      <w:r w:rsidRPr="00E45E5A">
        <w:rPr>
          <w:sz w:val="19"/>
          <w:szCs w:val="19"/>
          <w14:textOutline w14:w="9525" w14:cap="rnd" w14:cmpd="sng" w14:algn="ctr">
            <w14:noFill/>
            <w14:prstDash w14:val="solid"/>
            <w14:bevel/>
          </w14:textOutline>
        </w:rPr>
        <w:t>now.</w:t>
      </w:r>
    </w:p>
    <w:p w14:paraId="2A734212" w14:textId="7C80D3ED" w:rsidR="0017523E" w:rsidRPr="00E45E5A" w:rsidRDefault="0017523E" w:rsidP="0017523E">
      <w:pPr>
        <w:pStyle w:val="NumberedList"/>
        <w:numPr>
          <w:ilvl w:val="0"/>
          <w:numId w:val="1"/>
        </w:numPr>
        <w:spacing w:after="0"/>
        <w:rPr>
          <w:b/>
          <w:bCs/>
          <w:sz w:val="19"/>
          <w:szCs w:val="19"/>
        </w:rPr>
      </w:pPr>
      <w:r w:rsidRPr="00E45E5A">
        <w:rPr>
          <w:b/>
          <w:bCs/>
          <w:sz w:val="19"/>
          <w:szCs w:val="19"/>
        </w:rPr>
        <w:t xml:space="preserve">The completed form and any necessary fee or motion to waive the fee must </w:t>
      </w:r>
      <w:proofErr w:type="gramStart"/>
      <w:r w:rsidRPr="00E45E5A">
        <w:rPr>
          <w:b/>
          <w:bCs/>
          <w:sz w:val="19"/>
          <w:szCs w:val="19"/>
        </w:rPr>
        <w:t>be received</w:t>
      </w:r>
      <w:proofErr w:type="gramEnd"/>
      <w:r w:rsidRPr="00E45E5A">
        <w:rPr>
          <w:b/>
          <w:bCs/>
          <w:sz w:val="19"/>
          <w:szCs w:val="19"/>
        </w:rPr>
        <w:t xml:space="preserve"> within 14 days of your receipt of the notice of assembly from the clerk of the lower court.</w:t>
      </w:r>
    </w:p>
    <w:p w14:paraId="523E5B4D" w14:textId="32F6AAB6" w:rsidR="009F4E74" w:rsidRPr="00E45E5A" w:rsidRDefault="009F4E74" w:rsidP="009F4E74">
      <w:pPr>
        <w:pStyle w:val="ListParagraph"/>
        <w:numPr>
          <w:ilvl w:val="0"/>
          <w:numId w:val="1"/>
        </w:numPr>
        <w:snapToGrid w:val="0"/>
        <w:rPr>
          <w:sz w:val="19"/>
          <w:szCs w:val="19"/>
          <w14:textOutline w14:w="9525" w14:cap="rnd" w14:cmpd="sng" w14:algn="ctr">
            <w14:noFill/>
            <w14:prstDash w14:val="solid"/>
            <w14:bevel/>
          </w14:textOutline>
        </w:rPr>
      </w:pPr>
      <w:r w:rsidRPr="00E45E5A">
        <w:rPr>
          <w:sz w:val="19"/>
          <w:szCs w:val="19"/>
          <w14:textOutline w14:w="9525" w14:cap="rnd" w14:cmpd="sng" w14:algn="ctr">
            <w14:noFill/>
            <w14:prstDash w14:val="solid"/>
            <w14:bevel/>
          </w14:textOutline>
        </w:rPr>
        <w:t xml:space="preserve">Deliver a copy to </w:t>
      </w:r>
      <w:r w:rsidR="0017523E" w:rsidRPr="00E45E5A">
        <w:rPr>
          <w:sz w:val="19"/>
          <w:szCs w:val="19"/>
          <w14:textOutline w14:w="9525" w14:cap="rnd" w14:cmpd="sng" w14:algn="ctr">
            <w14:noFill/>
            <w14:prstDash w14:val="solid"/>
            <w14:bevel/>
          </w14:textOutline>
        </w:rPr>
        <w:t xml:space="preserve">all other parties </w:t>
      </w:r>
      <w:r w:rsidRPr="00E45E5A">
        <w:rPr>
          <w:sz w:val="19"/>
          <w:szCs w:val="19"/>
          <w14:textOutline w14:w="9525" w14:cap="rnd" w14:cmpd="sng" w14:algn="ctr">
            <w14:noFill/>
            <w14:prstDash w14:val="solid"/>
            <w14:bevel/>
          </w14:textOutline>
        </w:rPr>
        <w:t>or their attorney.</w:t>
      </w:r>
    </w:p>
    <w:p w14:paraId="3D418518" w14:textId="77777777" w:rsidR="00775CCA" w:rsidRPr="00E45E5A" w:rsidRDefault="00F1582E">
      <w:pPr>
        <w:pStyle w:val="ListParagraph"/>
        <w:numPr>
          <w:ilvl w:val="0"/>
          <w:numId w:val="1"/>
        </w:numPr>
        <w:snapToGrid w:val="0"/>
        <w:rPr>
          <w:sz w:val="19"/>
          <w:szCs w:val="19"/>
          <w14:textOutline w14:w="9525" w14:cap="rnd" w14:cmpd="sng" w14:algn="ctr">
            <w14:noFill/>
            <w14:prstDash w14:val="solid"/>
            <w14:bevel/>
          </w14:textOutline>
        </w:rPr>
      </w:pPr>
      <w:r w:rsidRPr="00E45E5A">
        <w:rPr>
          <w:sz w:val="19"/>
          <w:szCs w:val="19"/>
          <w14:textOutline w14:w="9525" w14:cap="rnd" w14:cmpd="sng" w14:algn="ctr">
            <w14:noFill/>
            <w14:prstDash w14:val="solid"/>
            <w14:bevel/>
          </w14:textOutline>
        </w:rPr>
        <w:t>Keep a copy for yourself.</w:t>
      </w:r>
    </w:p>
    <w:p w14:paraId="14482F83" w14:textId="77777777" w:rsidR="00775CCA" w:rsidRDefault="00F1582E">
      <w:pPr>
        <w:pStyle w:val="ListParagraph"/>
        <w:numPr>
          <w:ilvl w:val="0"/>
          <w:numId w:val="1"/>
        </w:numPr>
        <w:snapToGrid w:val="0"/>
        <w:rPr>
          <w:sz w:val="19"/>
          <w:szCs w:val="19"/>
          <w14:textOutline w14:w="9525" w14:cap="rnd" w14:cmpd="sng" w14:algn="ctr">
            <w14:noFill/>
            <w14:prstDash w14:val="solid"/>
            <w14:bevel/>
          </w14:textOutline>
        </w:rPr>
      </w:pPr>
      <w:r w:rsidRPr="00E45E5A">
        <w:rPr>
          <w:sz w:val="19"/>
          <w:szCs w:val="19"/>
          <w14:textOutline w14:w="9525" w14:cap="rnd" w14:cmpd="sng" w14:algn="ctr">
            <w14:noFill/>
            <w14:prstDash w14:val="solid"/>
            <w14:bevel/>
          </w14:textOutline>
        </w:rPr>
        <w:t>Check the decision when you get it to make sure it is correct.</w:t>
      </w:r>
    </w:p>
    <w:p w14:paraId="161AF464" w14:textId="77777777" w:rsidR="00E45E5A" w:rsidRPr="00E45E5A" w:rsidRDefault="00E45E5A" w:rsidP="00E45E5A">
      <w:pPr>
        <w:pStyle w:val="NumberedList"/>
        <w:rPr>
          <w:b/>
          <w:bCs/>
          <w:sz w:val="19"/>
          <w:szCs w:val="19"/>
        </w:rPr>
      </w:pPr>
      <w:r>
        <w:rPr>
          <w:sz w:val="19"/>
          <w:szCs w:val="19"/>
          <w14:textOutline w14:w="9525" w14:cap="rnd" w14:cmpd="sng" w14:algn="ctr">
            <w14:noFill/>
            <w14:prstDash w14:val="solid"/>
            <w14:bevel/>
          </w14:textOutline>
        </w:rPr>
        <w:t xml:space="preserve">NOTE: </w:t>
      </w:r>
      <w:r w:rsidRPr="00E45E5A">
        <w:rPr>
          <w:b/>
          <w:bCs/>
          <w:sz w:val="19"/>
          <w:szCs w:val="19"/>
        </w:rPr>
        <w:t xml:space="preserve">All parties to the case must </w:t>
      </w:r>
      <w:proofErr w:type="gramStart"/>
      <w:r w:rsidRPr="00E45E5A">
        <w:rPr>
          <w:b/>
          <w:bCs/>
          <w:sz w:val="19"/>
          <w:szCs w:val="19"/>
        </w:rPr>
        <w:t>submit</w:t>
      </w:r>
      <w:proofErr w:type="gramEnd"/>
      <w:r w:rsidRPr="00E45E5A">
        <w:rPr>
          <w:b/>
          <w:bCs/>
          <w:sz w:val="19"/>
          <w:szCs w:val="19"/>
        </w:rPr>
        <w:t xml:space="preserve"> an Appeal Entry form. </w:t>
      </w:r>
    </w:p>
    <w:p w14:paraId="0BC8D27C" w14:textId="231E6D6E" w:rsidR="00E45E5A" w:rsidRPr="00E45E5A" w:rsidRDefault="00E45E5A" w:rsidP="00E45E5A">
      <w:pPr>
        <w:snapToGrid w:val="0"/>
        <w:rPr>
          <w:sz w:val="19"/>
          <w:szCs w:val="19"/>
          <w14:textOutline w14:w="9525" w14:cap="rnd" w14:cmpd="sng" w14:algn="ctr">
            <w14:noFill/>
            <w14:prstDash w14:val="solid"/>
            <w14:bevel/>
          </w14:textOutline>
        </w:rPr>
      </w:pPr>
    </w:p>
    <w:p w14:paraId="7FF15FC6" w14:textId="77777777" w:rsidR="00775CCA" w:rsidRPr="00E45E5A" w:rsidRDefault="00775CCA">
      <w:pPr>
        <w:pStyle w:val="NumberedList"/>
        <w:rPr>
          <w:sz w:val="19"/>
          <w:szCs w:val="19"/>
        </w:rPr>
      </w:pPr>
      <w:bookmarkStart w:id="1" w:name="_4szgtqe6ov1h"/>
      <w:bookmarkEnd w:id="1"/>
    </w:p>
    <w:p w14:paraId="69F43220" w14:textId="1A30CEF2" w:rsidR="00775CCA" w:rsidRPr="00E45E5A" w:rsidRDefault="00F1582E">
      <w:pPr>
        <w:pStyle w:val="Heading2"/>
        <w:rPr>
          <w:sz w:val="19"/>
          <w:szCs w:val="19"/>
        </w:rPr>
      </w:pPr>
      <w:r w:rsidRPr="00E45E5A">
        <w:rPr>
          <w:sz w:val="19"/>
          <w:szCs w:val="19"/>
        </w:rPr>
        <w:t>What happens after I file my</w:t>
      </w:r>
      <w:r w:rsidR="000E2AB1">
        <w:rPr>
          <w:sz w:val="19"/>
          <w:szCs w:val="19"/>
        </w:rPr>
        <w:t xml:space="preserve"> Civil</w:t>
      </w:r>
      <w:r w:rsidRPr="00E45E5A">
        <w:rPr>
          <w:sz w:val="19"/>
          <w:szCs w:val="19"/>
        </w:rPr>
        <w:t xml:space="preserve"> </w:t>
      </w:r>
      <w:r w:rsidR="000E2AB1">
        <w:rPr>
          <w:sz w:val="19"/>
          <w:szCs w:val="19"/>
        </w:rPr>
        <w:t>A</w:t>
      </w:r>
      <w:r w:rsidRPr="00E45E5A">
        <w:rPr>
          <w:sz w:val="19"/>
          <w:szCs w:val="19"/>
        </w:rPr>
        <w:t>ppeal</w:t>
      </w:r>
      <w:r w:rsidR="000E2AB1">
        <w:rPr>
          <w:sz w:val="19"/>
          <w:szCs w:val="19"/>
        </w:rPr>
        <w:t xml:space="preserve"> Entry Form</w:t>
      </w:r>
      <w:r w:rsidRPr="00E45E5A">
        <w:rPr>
          <w:sz w:val="19"/>
          <w:szCs w:val="19"/>
        </w:rPr>
        <w:t>?</w:t>
      </w:r>
    </w:p>
    <w:p w14:paraId="24CA389B" w14:textId="77777777" w:rsidR="000E2AB1" w:rsidRDefault="000E2AB1" w:rsidP="000E2AB1">
      <w:bookmarkStart w:id="2" w:name="_7jbtnvplu76"/>
      <w:bookmarkEnd w:id="2"/>
      <w:r>
        <w:t xml:space="preserve">After you </w:t>
      </w:r>
      <w:proofErr w:type="gramStart"/>
      <w:r>
        <w:t>submit</w:t>
      </w:r>
      <w:proofErr w:type="gramEnd"/>
      <w:r>
        <w:t xml:space="preserve"> your civil appeal entry form and either a filing fee or a motion to waive the filing fee supported by an affidavit of indigency, the Appeals Court will docket your appeal and assign it a new Appeals Court docket number.  You will receive a notice of entry of the appeal from the Appeals Court explaining the next steps.</w:t>
      </w:r>
    </w:p>
    <w:p w14:paraId="7CEA5418" w14:textId="77777777" w:rsidR="000E2AB1" w:rsidRDefault="000E2AB1" w:rsidP="000E2AB1">
      <w:r>
        <w:t xml:space="preserve">You will </w:t>
      </w:r>
      <w:proofErr w:type="gramStart"/>
      <w:r>
        <w:t>be responsible for</w:t>
      </w:r>
      <w:proofErr w:type="gramEnd"/>
      <w:r>
        <w:t xml:space="preserve"> filing a civil docketing statement </w:t>
      </w:r>
      <w:r w:rsidRPr="000E2AB1">
        <w:rPr>
          <w:b/>
          <w:bCs/>
        </w:rPr>
        <w:t>within 14 days</w:t>
      </w:r>
      <w:r>
        <w:t xml:space="preserve"> of entry of the appeal.  You will also </w:t>
      </w:r>
      <w:proofErr w:type="gramStart"/>
      <w:r>
        <w:t>be responsible for</w:t>
      </w:r>
      <w:proofErr w:type="gramEnd"/>
      <w:r>
        <w:t xml:space="preserve"> filing an appellant's brief and record appendix </w:t>
      </w:r>
      <w:r w:rsidRPr="000E2AB1">
        <w:rPr>
          <w:b/>
          <w:bCs/>
        </w:rPr>
        <w:t>within 40 days</w:t>
      </w:r>
      <w:r>
        <w:t xml:space="preserve"> of entry of the appeal.  </w:t>
      </w:r>
    </w:p>
    <w:p w14:paraId="0B007819" w14:textId="77777777" w:rsidR="001944C0" w:rsidRPr="00E45E5A" w:rsidRDefault="001944C0" w:rsidP="00CE4E90">
      <w:pPr>
        <w:pStyle w:val="Heading2"/>
        <w:keepNext/>
        <w:rPr>
          <w:sz w:val="19"/>
          <w:szCs w:val="19"/>
        </w:rPr>
      </w:pPr>
      <w:r w:rsidRPr="00E45E5A">
        <w:rPr>
          <w:sz w:val="19"/>
          <w:szCs w:val="19"/>
        </w:rPr>
        <w:t xml:space="preserve">Learn </w:t>
      </w:r>
      <w:proofErr w:type="gramStart"/>
      <w:r w:rsidRPr="00E45E5A">
        <w:rPr>
          <w:sz w:val="19"/>
          <w:szCs w:val="19"/>
        </w:rPr>
        <w:t>more</w:t>
      </w:r>
      <w:proofErr w:type="gramEnd"/>
    </w:p>
    <w:p w14:paraId="27AD708C" w14:textId="772A08B9" w:rsidR="00B67A1D" w:rsidRPr="00E45E5A" w:rsidRDefault="00B67A1D" w:rsidP="0017523E">
      <w:pPr>
        <w:rPr>
          <w:rStyle w:val="Hyperlink"/>
          <w:sz w:val="19"/>
          <w:szCs w:val="19"/>
        </w:rPr>
      </w:pPr>
      <w:r w:rsidRPr="00E45E5A">
        <w:rPr>
          <w:sz w:val="19"/>
          <w:szCs w:val="19"/>
        </w:rPr>
        <w:t xml:space="preserve">General information about filing and </w:t>
      </w:r>
      <w:r w:rsidR="000E2AB1">
        <w:rPr>
          <w:sz w:val="19"/>
          <w:szCs w:val="19"/>
        </w:rPr>
        <w:t>Civil Appeal Entry Form</w:t>
      </w:r>
      <w:r w:rsidRPr="00E45E5A">
        <w:rPr>
          <w:sz w:val="19"/>
          <w:szCs w:val="19"/>
        </w:rPr>
        <w:t xml:space="preserve">: </w:t>
      </w:r>
      <w:hyperlink r:id="rId13" w:history="1">
        <w:r w:rsidRPr="00E45E5A">
          <w:rPr>
            <w:rStyle w:val="Hyperlink"/>
            <w:sz w:val="19"/>
            <w:szCs w:val="19"/>
          </w:rPr>
          <w:t>https://www.mass.gov/info-details/entering-the-appeal-civil</w:t>
        </w:r>
      </w:hyperlink>
    </w:p>
    <w:p w14:paraId="1C50D4DA" w14:textId="22B00CCB" w:rsidR="00B67A1D" w:rsidRDefault="00B67A1D" w:rsidP="0017523E">
      <w:pPr>
        <w:rPr>
          <w:sz w:val="19"/>
          <w:szCs w:val="19"/>
        </w:rPr>
      </w:pPr>
      <w:r w:rsidRPr="00E45E5A">
        <w:rPr>
          <w:sz w:val="19"/>
          <w:szCs w:val="19"/>
        </w:rPr>
        <w:t xml:space="preserve">Learn more about filing fees here: </w:t>
      </w:r>
      <w:hyperlink r:id="rId14" w:anchor="-payment-and-waiver-of-efilema.com-fees-" w:history="1">
        <w:r w:rsidR="00E45E5A" w:rsidRPr="0058686C">
          <w:rPr>
            <w:rStyle w:val="Hyperlink"/>
            <w:sz w:val="19"/>
            <w:szCs w:val="19"/>
          </w:rPr>
          <w:t>https://www.mass.gov/guides/electronic-filing-at-the-appeals-court#-payment-and-waiver-of-efilema.com-fees-</w:t>
        </w:r>
      </w:hyperlink>
    </w:p>
    <w:p w14:paraId="29F24037" w14:textId="77777777" w:rsidR="00E45E5A" w:rsidRDefault="00E45E5A" w:rsidP="00E45E5A"/>
    <w:p w14:paraId="156829F9" w14:textId="77777777" w:rsidR="00E45E5A" w:rsidRDefault="00E45E5A" w:rsidP="00E45E5A"/>
    <w:p w14:paraId="351D0786" w14:textId="77777777" w:rsidR="00E45E5A" w:rsidRDefault="00E45E5A" w:rsidP="00E45E5A"/>
    <w:p w14:paraId="1B214B8F" w14:textId="77777777" w:rsidR="00E45E5A" w:rsidRDefault="00E45E5A" w:rsidP="00E45E5A"/>
    <w:p w14:paraId="609B085C" w14:textId="77777777" w:rsidR="00E45E5A" w:rsidRDefault="00E45E5A" w:rsidP="00E45E5A"/>
    <w:p w14:paraId="30662631" w14:textId="77777777" w:rsidR="00E45E5A" w:rsidRDefault="00E45E5A" w:rsidP="00E45E5A"/>
    <w:p w14:paraId="61A79888" w14:textId="77777777" w:rsidR="000E2AB1" w:rsidRDefault="000E2AB1" w:rsidP="00E45E5A"/>
    <w:p w14:paraId="34D8A823" w14:textId="77777777" w:rsidR="000E2AB1" w:rsidRDefault="000E2AB1" w:rsidP="00E45E5A"/>
    <w:p w14:paraId="333FBC8E" w14:textId="77777777" w:rsidR="00E45E5A" w:rsidRPr="00E45E5A" w:rsidRDefault="00E45E5A" w:rsidP="00E45E5A"/>
    <w:p w14:paraId="3E704152" w14:textId="680CFA7E" w:rsidR="000A1CA1" w:rsidRPr="000A1CA1" w:rsidRDefault="000A1CA1" w:rsidP="000A1CA1">
      <w:pPr>
        <w:pStyle w:val="Heading2"/>
        <w:rPr>
          <w:sz w:val="19"/>
          <w:szCs w:val="19"/>
        </w:rPr>
      </w:pPr>
      <w:r w:rsidRPr="00E45E5A">
        <w:rPr>
          <w:sz w:val="19"/>
          <w:szCs w:val="19"/>
        </w:rPr>
        <w:t xml:space="preserve">How do I </w:t>
      </w:r>
      <w:r w:rsidR="00E45E5A">
        <w:rPr>
          <w:sz w:val="19"/>
          <w:szCs w:val="19"/>
        </w:rPr>
        <w:t xml:space="preserve">file the appeal and </w:t>
      </w:r>
      <w:r w:rsidRPr="00E45E5A">
        <w:rPr>
          <w:sz w:val="19"/>
          <w:szCs w:val="19"/>
        </w:rPr>
        <w:t>pay the filing fee</w:t>
      </w:r>
      <w:r w:rsidR="00E45E5A">
        <w:rPr>
          <w:sz w:val="19"/>
          <w:szCs w:val="19"/>
        </w:rPr>
        <w:t>?</w:t>
      </w:r>
    </w:p>
    <w:p w14:paraId="7386ADF8" w14:textId="0443F99A" w:rsidR="000A1CA1" w:rsidRPr="000A1CA1" w:rsidRDefault="000A1CA1" w:rsidP="000A1CA1">
      <w:pPr>
        <w:numPr>
          <w:ilvl w:val="0"/>
          <w:numId w:val="12"/>
        </w:numPr>
        <w:rPr>
          <w:sz w:val="19"/>
          <w:szCs w:val="19"/>
          <w:lang w:val="en-US"/>
        </w:rPr>
      </w:pPr>
      <w:r w:rsidRPr="000A1CA1">
        <w:rPr>
          <w:b/>
          <w:bCs/>
          <w:sz w:val="19"/>
          <w:szCs w:val="19"/>
          <w:lang w:val="en-US"/>
        </w:rPr>
        <w:t>Go to eFileMA.com.</w:t>
      </w:r>
      <w:r w:rsidRPr="000A1CA1">
        <w:rPr>
          <w:sz w:val="19"/>
          <w:szCs w:val="19"/>
          <w:lang w:val="en-US"/>
        </w:rPr>
        <w:br/>
        <w:t xml:space="preserve">Log in </w:t>
      </w:r>
      <w:r w:rsidRPr="00E45E5A">
        <w:rPr>
          <w:sz w:val="19"/>
          <w:szCs w:val="19"/>
          <w:lang w:val="en-US"/>
        </w:rPr>
        <w:t xml:space="preserve">or create an account </w:t>
      </w:r>
      <w:r w:rsidRPr="000A1CA1">
        <w:rPr>
          <w:sz w:val="19"/>
          <w:szCs w:val="19"/>
          <w:lang w:val="en-US"/>
        </w:rPr>
        <w:t xml:space="preserve">and click </w:t>
      </w:r>
      <w:r w:rsidRPr="000A1CA1">
        <w:rPr>
          <w:b/>
          <w:bCs/>
          <w:sz w:val="19"/>
          <w:szCs w:val="19"/>
          <w:lang w:val="en-US"/>
        </w:rPr>
        <w:t>“Start a New Case.”</w:t>
      </w:r>
    </w:p>
    <w:p w14:paraId="10CCF25E" w14:textId="29EE810D" w:rsidR="000A1CA1" w:rsidRPr="000A1CA1" w:rsidRDefault="000A1CA1" w:rsidP="000A1CA1">
      <w:pPr>
        <w:numPr>
          <w:ilvl w:val="0"/>
          <w:numId w:val="12"/>
        </w:numPr>
        <w:rPr>
          <w:sz w:val="19"/>
          <w:szCs w:val="19"/>
          <w:lang w:val="en-US"/>
        </w:rPr>
      </w:pPr>
      <w:r w:rsidRPr="000A1CA1">
        <w:rPr>
          <w:b/>
          <w:bCs/>
          <w:sz w:val="19"/>
          <w:szCs w:val="19"/>
          <w:lang w:val="en-US"/>
        </w:rPr>
        <w:t>Choose the correct court location.</w:t>
      </w:r>
    </w:p>
    <w:p w14:paraId="217AA996" w14:textId="77777777" w:rsidR="000A1CA1" w:rsidRPr="000A1CA1" w:rsidRDefault="000A1CA1" w:rsidP="000A1CA1">
      <w:pPr>
        <w:numPr>
          <w:ilvl w:val="0"/>
          <w:numId w:val="12"/>
        </w:numPr>
        <w:rPr>
          <w:sz w:val="19"/>
          <w:szCs w:val="19"/>
          <w:lang w:val="en-US"/>
        </w:rPr>
      </w:pPr>
      <w:r w:rsidRPr="000A1CA1">
        <w:rPr>
          <w:b/>
          <w:bCs/>
          <w:sz w:val="19"/>
          <w:szCs w:val="19"/>
          <w:lang w:val="en-US"/>
        </w:rPr>
        <w:t>Upload your PDF.</w:t>
      </w:r>
      <w:r w:rsidRPr="000A1CA1">
        <w:rPr>
          <w:sz w:val="19"/>
          <w:szCs w:val="19"/>
          <w:lang w:val="en-US"/>
        </w:rPr>
        <w:br/>
        <w:t>When prompted, upload the Civil Appeals Entry Form you saved.</w:t>
      </w:r>
    </w:p>
    <w:p w14:paraId="79C8A420" w14:textId="77777777" w:rsidR="000A1CA1" w:rsidRPr="000A1CA1" w:rsidRDefault="000A1CA1" w:rsidP="000A1CA1">
      <w:pPr>
        <w:numPr>
          <w:ilvl w:val="0"/>
          <w:numId w:val="12"/>
        </w:numPr>
        <w:rPr>
          <w:sz w:val="19"/>
          <w:szCs w:val="19"/>
          <w:lang w:val="en-US"/>
        </w:rPr>
      </w:pPr>
      <w:r w:rsidRPr="000A1CA1">
        <w:rPr>
          <w:b/>
          <w:bCs/>
          <w:sz w:val="19"/>
          <w:szCs w:val="19"/>
          <w:lang w:val="en-US"/>
        </w:rPr>
        <w:t>Submit payment.</w:t>
      </w:r>
      <w:r w:rsidRPr="000A1CA1">
        <w:rPr>
          <w:sz w:val="19"/>
          <w:szCs w:val="19"/>
          <w:lang w:val="en-US"/>
        </w:rPr>
        <w:br/>
        <w:t xml:space="preserve">The system will ask for the </w:t>
      </w:r>
      <w:r w:rsidRPr="000A1CA1">
        <w:rPr>
          <w:b/>
          <w:bCs/>
          <w:sz w:val="19"/>
          <w:szCs w:val="19"/>
          <w:lang w:val="en-US"/>
        </w:rPr>
        <w:t>$300 filing fee</w:t>
      </w:r>
      <w:r w:rsidRPr="000A1CA1">
        <w:rPr>
          <w:sz w:val="19"/>
          <w:szCs w:val="19"/>
          <w:lang w:val="en-US"/>
        </w:rPr>
        <w:t xml:space="preserve">. Enter your payment information and </w:t>
      </w:r>
      <w:proofErr w:type="gramStart"/>
      <w:r w:rsidRPr="000A1CA1">
        <w:rPr>
          <w:sz w:val="19"/>
          <w:szCs w:val="19"/>
          <w:lang w:val="en-US"/>
        </w:rPr>
        <w:t>submit</w:t>
      </w:r>
      <w:proofErr w:type="gramEnd"/>
      <w:r w:rsidRPr="000A1CA1">
        <w:rPr>
          <w:sz w:val="19"/>
          <w:szCs w:val="19"/>
          <w:lang w:val="en-US"/>
        </w:rPr>
        <w:t>.</w:t>
      </w:r>
    </w:p>
    <w:p w14:paraId="214D4827" w14:textId="6B354B3B" w:rsidR="000A1CA1" w:rsidRPr="000A1CA1" w:rsidRDefault="000A1CA1" w:rsidP="000A1CA1">
      <w:pPr>
        <w:numPr>
          <w:ilvl w:val="0"/>
          <w:numId w:val="12"/>
        </w:numPr>
        <w:rPr>
          <w:sz w:val="19"/>
          <w:szCs w:val="19"/>
          <w:lang w:val="en-US"/>
        </w:rPr>
      </w:pPr>
      <w:r w:rsidRPr="000A1CA1">
        <w:rPr>
          <w:b/>
          <w:bCs/>
          <w:sz w:val="19"/>
          <w:szCs w:val="19"/>
          <w:lang w:val="en-US"/>
        </w:rPr>
        <w:t>Wait for acceptance.</w:t>
      </w:r>
      <w:r w:rsidRPr="000A1CA1">
        <w:rPr>
          <w:sz w:val="19"/>
          <w:szCs w:val="19"/>
          <w:lang w:val="en-US"/>
        </w:rPr>
        <w:br/>
        <w:t xml:space="preserve">The Appeals Court will review your filing. Once accepted, you will receive a </w:t>
      </w:r>
      <w:r w:rsidRPr="000A1CA1">
        <w:rPr>
          <w:b/>
          <w:bCs/>
          <w:sz w:val="19"/>
          <w:szCs w:val="19"/>
          <w:lang w:val="en-US"/>
        </w:rPr>
        <w:t>notice of case entry</w:t>
      </w:r>
      <w:r w:rsidRPr="000A1CA1">
        <w:rPr>
          <w:sz w:val="19"/>
          <w:szCs w:val="19"/>
          <w:lang w:val="en-US"/>
        </w:rPr>
        <w:t xml:space="preserve"> with your new docket </w:t>
      </w:r>
      <w:proofErr w:type="gramStart"/>
      <w:r w:rsidRPr="000A1CA1">
        <w:rPr>
          <w:sz w:val="19"/>
          <w:szCs w:val="19"/>
          <w:lang w:val="en-US"/>
        </w:rPr>
        <w:t>number</w:t>
      </w:r>
      <w:proofErr w:type="gramEnd"/>
      <w:r w:rsidRPr="000A1CA1">
        <w:rPr>
          <w:sz w:val="19"/>
          <w:szCs w:val="19"/>
          <w:lang w:val="en-US"/>
        </w:rPr>
        <w:t xml:space="preserve"> </w:t>
      </w:r>
    </w:p>
    <w:p w14:paraId="59D7D4BD" w14:textId="6863F2D2" w:rsidR="000A1CA1" w:rsidRPr="00E45E5A" w:rsidRDefault="000A1CA1" w:rsidP="000A1CA1">
      <w:pPr>
        <w:numPr>
          <w:ilvl w:val="0"/>
          <w:numId w:val="12"/>
        </w:numPr>
        <w:rPr>
          <w:sz w:val="19"/>
          <w:szCs w:val="19"/>
          <w:lang w:val="en-US"/>
        </w:rPr>
      </w:pPr>
      <w:r w:rsidRPr="000A1CA1">
        <w:rPr>
          <w:b/>
          <w:bCs/>
          <w:sz w:val="19"/>
          <w:szCs w:val="19"/>
          <w:lang w:val="en-US"/>
        </w:rPr>
        <w:t>After the case is entered.</w:t>
      </w:r>
      <w:r w:rsidRPr="000A1CA1">
        <w:rPr>
          <w:sz w:val="19"/>
          <w:szCs w:val="19"/>
          <w:lang w:val="en-US"/>
        </w:rPr>
        <w:br/>
        <w:t xml:space="preserve">You can file </w:t>
      </w:r>
      <w:proofErr w:type="gramStart"/>
      <w:r w:rsidRPr="000A1CA1">
        <w:rPr>
          <w:sz w:val="19"/>
          <w:szCs w:val="19"/>
          <w:lang w:val="en-US"/>
        </w:rPr>
        <w:t>additional</w:t>
      </w:r>
      <w:proofErr w:type="gramEnd"/>
      <w:r w:rsidRPr="000A1CA1">
        <w:rPr>
          <w:sz w:val="19"/>
          <w:szCs w:val="19"/>
          <w:lang w:val="en-US"/>
        </w:rPr>
        <w:t xml:space="preserve"> documents by choosing </w:t>
      </w:r>
      <w:r w:rsidRPr="000A1CA1">
        <w:rPr>
          <w:b/>
          <w:bCs/>
          <w:sz w:val="19"/>
          <w:szCs w:val="19"/>
          <w:lang w:val="en-US"/>
        </w:rPr>
        <w:t>“File into an Existing Case”</w:t>
      </w:r>
      <w:r w:rsidRPr="000A1CA1">
        <w:rPr>
          <w:sz w:val="19"/>
          <w:szCs w:val="19"/>
          <w:lang w:val="en-US"/>
        </w:rPr>
        <w:t xml:space="preserve"> on eFileMA.com.</w:t>
      </w:r>
    </w:p>
    <w:p w14:paraId="3F7A2D7D" w14:textId="1FEE2FDA" w:rsidR="000A1CA1" w:rsidRPr="00E45E5A" w:rsidRDefault="000A1CA1" w:rsidP="000A1CA1">
      <w:pPr>
        <w:pStyle w:val="Heading2"/>
        <w:rPr>
          <w:sz w:val="19"/>
          <w:szCs w:val="19"/>
        </w:rPr>
      </w:pPr>
      <w:r w:rsidRPr="00E45E5A">
        <w:rPr>
          <w:sz w:val="19"/>
          <w:szCs w:val="19"/>
        </w:rPr>
        <w:t xml:space="preserve">How do I </w:t>
      </w:r>
      <w:r w:rsidR="00E45E5A">
        <w:rPr>
          <w:sz w:val="19"/>
          <w:szCs w:val="19"/>
        </w:rPr>
        <w:t xml:space="preserve">file the appeal and </w:t>
      </w:r>
      <w:r w:rsidRPr="00E45E5A">
        <w:rPr>
          <w:sz w:val="19"/>
          <w:szCs w:val="19"/>
        </w:rPr>
        <w:t xml:space="preserve">waive the filing fee? </w:t>
      </w:r>
    </w:p>
    <w:p w14:paraId="2391BF9E" w14:textId="77777777" w:rsidR="000A1CA1" w:rsidRPr="000A1CA1" w:rsidRDefault="000A1CA1" w:rsidP="000A1CA1">
      <w:pPr>
        <w:numPr>
          <w:ilvl w:val="0"/>
          <w:numId w:val="13"/>
        </w:numPr>
        <w:rPr>
          <w:sz w:val="19"/>
          <w:szCs w:val="19"/>
          <w:lang w:val="en-US"/>
        </w:rPr>
      </w:pPr>
      <w:r w:rsidRPr="000A1CA1">
        <w:rPr>
          <w:b/>
          <w:bCs/>
          <w:sz w:val="19"/>
          <w:szCs w:val="19"/>
          <w:lang w:val="en-US"/>
        </w:rPr>
        <w:t>Go to eFileMA.com.</w:t>
      </w:r>
      <w:r w:rsidRPr="000A1CA1">
        <w:rPr>
          <w:sz w:val="19"/>
          <w:szCs w:val="19"/>
          <w:lang w:val="en-US"/>
        </w:rPr>
        <w:br/>
        <w:t xml:space="preserve">Log in </w:t>
      </w:r>
      <w:r w:rsidRPr="00E45E5A">
        <w:rPr>
          <w:sz w:val="19"/>
          <w:szCs w:val="19"/>
          <w:lang w:val="en-US"/>
        </w:rPr>
        <w:t xml:space="preserve">or create an account </w:t>
      </w:r>
      <w:r w:rsidRPr="000A1CA1">
        <w:rPr>
          <w:sz w:val="19"/>
          <w:szCs w:val="19"/>
          <w:lang w:val="en-US"/>
        </w:rPr>
        <w:t xml:space="preserve">and click </w:t>
      </w:r>
      <w:r w:rsidRPr="000A1CA1">
        <w:rPr>
          <w:b/>
          <w:bCs/>
          <w:sz w:val="19"/>
          <w:szCs w:val="19"/>
          <w:lang w:val="en-US"/>
        </w:rPr>
        <w:t>“Start a New Case.”</w:t>
      </w:r>
    </w:p>
    <w:p w14:paraId="38BC116D" w14:textId="11F73CD3" w:rsidR="000A1CA1" w:rsidRPr="000A1CA1" w:rsidRDefault="000A1CA1" w:rsidP="000A1CA1">
      <w:pPr>
        <w:numPr>
          <w:ilvl w:val="0"/>
          <w:numId w:val="13"/>
        </w:numPr>
        <w:rPr>
          <w:sz w:val="19"/>
          <w:szCs w:val="19"/>
          <w:lang w:val="en-US"/>
        </w:rPr>
      </w:pPr>
      <w:r w:rsidRPr="000A1CA1">
        <w:rPr>
          <w:b/>
          <w:bCs/>
          <w:sz w:val="19"/>
          <w:szCs w:val="19"/>
          <w:lang w:val="en-US"/>
        </w:rPr>
        <w:t xml:space="preserve">Choose the correct court </w:t>
      </w:r>
      <w:proofErr w:type="gramStart"/>
      <w:r w:rsidRPr="000A1CA1">
        <w:rPr>
          <w:b/>
          <w:bCs/>
          <w:sz w:val="19"/>
          <w:szCs w:val="19"/>
          <w:lang w:val="en-US"/>
        </w:rPr>
        <w:t>location</w:t>
      </w:r>
      <w:proofErr w:type="gramEnd"/>
    </w:p>
    <w:p w14:paraId="21F541C4" w14:textId="77777777" w:rsidR="000A1CA1" w:rsidRPr="000A1CA1" w:rsidRDefault="000A1CA1" w:rsidP="000A1CA1">
      <w:pPr>
        <w:numPr>
          <w:ilvl w:val="0"/>
          <w:numId w:val="13"/>
        </w:numPr>
        <w:rPr>
          <w:sz w:val="19"/>
          <w:szCs w:val="19"/>
          <w:lang w:val="en-US"/>
        </w:rPr>
      </w:pPr>
      <w:r w:rsidRPr="000A1CA1">
        <w:rPr>
          <w:b/>
          <w:bCs/>
          <w:sz w:val="19"/>
          <w:szCs w:val="19"/>
          <w:lang w:val="en-US"/>
        </w:rPr>
        <w:t>Enter the case information.</w:t>
      </w:r>
      <w:r w:rsidRPr="000A1CA1">
        <w:rPr>
          <w:rFonts w:ascii="MS Gothic" w:eastAsia="MS Gothic" w:hAnsi="MS Gothic" w:cs="MS Gothic" w:hint="eastAsia"/>
          <w:sz w:val="19"/>
          <w:szCs w:val="19"/>
          <w:lang w:val="en-US"/>
        </w:rPr>
        <w:t> </w:t>
      </w:r>
      <w:r w:rsidRPr="000A1CA1">
        <w:rPr>
          <w:sz w:val="19"/>
          <w:szCs w:val="19"/>
          <w:lang w:val="en-US"/>
        </w:rPr>
        <w:t xml:space="preserve">Fill in all required </w:t>
      </w:r>
      <w:r w:rsidRPr="000A1CA1">
        <w:rPr>
          <w:b/>
          <w:bCs/>
          <w:sz w:val="19"/>
          <w:szCs w:val="19"/>
          <w:lang w:val="en-US"/>
        </w:rPr>
        <w:t>case information</w:t>
      </w:r>
      <w:r w:rsidRPr="000A1CA1">
        <w:rPr>
          <w:sz w:val="19"/>
          <w:szCs w:val="19"/>
          <w:lang w:val="en-US"/>
        </w:rPr>
        <w:t xml:space="preserve"> and </w:t>
      </w:r>
      <w:r w:rsidRPr="000A1CA1">
        <w:rPr>
          <w:b/>
          <w:bCs/>
          <w:sz w:val="19"/>
          <w:szCs w:val="19"/>
          <w:lang w:val="en-US"/>
        </w:rPr>
        <w:t>party information</w:t>
      </w:r>
      <w:r w:rsidRPr="000A1CA1">
        <w:rPr>
          <w:sz w:val="19"/>
          <w:szCs w:val="19"/>
          <w:lang w:val="en-US"/>
        </w:rPr>
        <w:t xml:space="preserve"> fields.</w:t>
      </w:r>
    </w:p>
    <w:p w14:paraId="58E8B466" w14:textId="77777777" w:rsidR="000A1CA1" w:rsidRPr="000A1CA1" w:rsidRDefault="000A1CA1" w:rsidP="000A1CA1">
      <w:pPr>
        <w:numPr>
          <w:ilvl w:val="0"/>
          <w:numId w:val="13"/>
        </w:numPr>
        <w:rPr>
          <w:sz w:val="19"/>
          <w:szCs w:val="19"/>
          <w:lang w:val="en-US"/>
        </w:rPr>
      </w:pPr>
      <w:r w:rsidRPr="000A1CA1">
        <w:rPr>
          <w:b/>
          <w:bCs/>
          <w:sz w:val="19"/>
          <w:szCs w:val="19"/>
          <w:lang w:val="en-US"/>
        </w:rPr>
        <w:t>Open the “Filings” menu.</w:t>
      </w:r>
      <w:r w:rsidRPr="000A1CA1">
        <w:rPr>
          <w:rFonts w:ascii="MS Gothic" w:eastAsia="MS Gothic" w:hAnsi="MS Gothic" w:cs="MS Gothic" w:hint="eastAsia"/>
          <w:sz w:val="19"/>
          <w:szCs w:val="19"/>
          <w:lang w:val="en-US"/>
        </w:rPr>
        <w:t> </w:t>
      </w:r>
      <w:r w:rsidRPr="000A1CA1">
        <w:rPr>
          <w:sz w:val="19"/>
          <w:szCs w:val="19"/>
          <w:lang w:val="en-US"/>
        </w:rPr>
        <w:t xml:space="preserve">Under </w:t>
      </w:r>
      <w:r w:rsidRPr="000A1CA1">
        <w:rPr>
          <w:b/>
          <w:bCs/>
          <w:sz w:val="19"/>
          <w:szCs w:val="19"/>
          <w:lang w:val="en-US"/>
        </w:rPr>
        <w:t>Filings</w:t>
      </w:r>
      <w:r w:rsidRPr="000A1CA1">
        <w:rPr>
          <w:sz w:val="19"/>
          <w:szCs w:val="19"/>
          <w:lang w:val="en-US"/>
        </w:rPr>
        <w:t xml:space="preserve">, choose </w:t>
      </w:r>
      <w:r w:rsidRPr="000A1CA1">
        <w:rPr>
          <w:b/>
          <w:bCs/>
          <w:sz w:val="19"/>
          <w:szCs w:val="19"/>
          <w:lang w:val="en-US"/>
        </w:rPr>
        <w:t>“Indigency motion to waive fees.”</w:t>
      </w:r>
    </w:p>
    <w:p w14:paraId="725D8FBC" w14:textId="01F2CABB" w:rsidR="000A1CA1" w:rsidRPr="000A1CA1" w:rsidRDefault="000A1CA1" w:rsidP="00E45E5A">
      <w:pPr>
        <w:numPr>
          <w:ilvl w:val="0"/>
          <w:numId w:val="13"/>
        </w:numPr>
        <w:rPr>
          <w:sz w:val="19"/>
          <w:szCs w:val="19"/>
          <w:lang w:val="en-US"/>
        </w:rPr>
      </w:pPr>
      <w:r w:rsidRPr="000A1CA1">
        <w:rPr>
          <w:b/>
          <w:bCs/>
          <w:sz w:val="19"/>
          <w:szCs w:val="19"/>
          <w:lang w:val="en-US"/>
        </w:rPr>
        <w:t>Upload your motion to waive the fee.</w:t>
      </w:r>
      <w:r w:rsidR="00E45E5A" w:rsidRPr="00E45E5A">
        <w:rPr>
          <w:b/>
          <w:bCs/>
          <w:sz w:val="19"/>
          <w:szCs w:val="19"/>
          <w:lang w:val="en-US"/>
        </w:rPr>
        <w:t xml:space="preserve"> </w:t>
      </w:r>
      <w:r w:rsidR="00E45E5A" w:rsidRPr="00E45E5A">
        <w:rPr>
          <w:sz w:val="19"/>
          <w:szCs w:val="19"/>
          <w:lang w:val="en-US"/>
        </w:rPr>
        <w:t xml:space="preserve">Create motion using this template: </w:t>
      </w:r>
      <w:r w:rsidR="00E45E5A" w:rsidRPr="00E45E5A">
        <w:rPr>
          <w:sz w:val="19"/>
          <w:szCs w:val="19"/>
          <w:lang w:val="en-US"/>
        </w:rPr>
        <w:fldChar w:fldCharType="begin"/>
      </w:r>
      <w:ins w:id="3" w:author="Lynch, Kathryn" w:date="2025-11-20T13:49:00Z" w16du:dateUtc="2025-11-20T18:49:00Z">
        <w:r w:rsidR="00E45E5A" w:rsidRPr="00E45E5A">
          <w:rPr>
            <w:sz w:val="19"/>
            <w:szCs w:val="19"/>
            <w:lang w:val="en-US"/>
          </w:rPr>
          <w:instrText>HYPERLINK "</w:instrText>
        </w:r>
      </w:ins>
      <w:r w:rsidR="00E45E5A" w:rsidRPr="00E45E5A">
        <w:rPr>
          <w:sz w:val="19"/>
          <w:szCs w:val="19"/>
          <w:lang w:val="en-US"/>
        </w:rPr>
        <w:instrText>https://www.mass.gov/doc/motion-to-waive-entry-fee/download</w:instrText>
      </w:r>
      <w:ins w:id="4" w:author="Lynch, Kathryn" w:date="2025-11-20T13:49:00Z" w16du:dateUtc="2025-11-20T18:49:00Z">
        <w:r w:rsidR="00E45E5A" w:rsidRPr="00E45E5A">
          <w:rPr>
            <w:sz w:val="19"/>
            <w:szCs w:val="19"/>
            <w:lang w:val="en-US"/>
          </w:rPr>
          <w:instrText>"</w:instrText>
        </w:r>
      </w:ins>
      <w:r w:rsidR="00E45E5A" w:rsidRPr="00E45E5A">
        <w:rPr>
          <w:sz w:val="19"/>
          <w:szCs w:val="19"/>
          <w:lang w:val="en-US"/>
        </w:rPr>
      </w:r>
      <w:r w:rsidR="00E45E5A" w:rsidRPr="00E45E5A">
        <w:rPr>
          <w:sz w:val="19"/>
          <w:szCs w:val="19"/>
          <w:lang w:val="en-US"/>
        </w:rPr>
        <w:fldChar w:fldCharType="separate"/>
      </w:r>
      <w:r w:rsidR="00E45E5A" w:rsidRPr="00E45E5A">
        <w:rPr>
          <w:rStyle w:val="Hyperlink"/>
          <w:sz w:val="19"/>
          <w:szCs w:val="19"/>
          <w:lang w:val="en-US"/>
        </w:rPr>
        <w:t>https://www.mass.gov/doc/motion-to-waive-entry-fee/download</w:t>
      </w:r>
      <w:r w:rsidR="00E45E5A" w:rsidRPr="00E45E5A">
        <w:rPr>
          <w:sz w:val="19"/>
          <w:szCs w:val="19"/>
          <w:lang w:val="en-US"/>
        </w:rPr>
        <w:fldChar w:fldCharType="end"/>
      </w:r>
      <w:r w:rsidR="00E45E5A" w:rsidRPr="00E45E5A">
        <w:rPr>
          <w:sz w:val="19"/>
          <w:szCs w:val="19"/>
          <w:lang w:val="en-US"/>
        </w:rPr>
        <w:t>.</w:t>
      </w:r>
      <w:r w:rsidR="00E45E5A" w:rsidRPr="00E45E5A">
        <w:rPr>
          <w:rFonts w:ascii="MS Gothic" w:eastAsia="MS Gothic" w:hAnsi="MS Gothic" w:cs="MS Gothic"/>
          <w:sz w:val="19"/>
          <w:szCs w:val="19"/>
          <w:lang w:val="en-US"/>
        </w:rPr>
        <w:t xml:space="preserve"> </w:t>
      </w:r>
      <w:r w:rsidRPr="000A1CA1">
        <w:rPr>
          <w:sz w:val="19"/>
          <w:szCs w:val="19"/>
          <w:lang w:val="en-US"/>
        </w:rPr>
        <w:t xml:space="preserve">Under </w:t>
      </w:r>
      <w:r w:rsidRPr="000A1CA1">
        <w:rPr>
          <w:b/>
          <w:bCs/>
          <w:sz w:val="19"/>
          <w:szCs w:val="19"/>
          <w:lang w:val="en-US"/>
        </w:rPr>
        <w:t>Lead Document</w:t>
      </w:r>
      <w:r w:rsidRPr="000A1CA1">
        <w:rPr>
          <w:sz w:val="19"/>
          <w:szCs w:val="19"/>
          <w:lang w:val="en-US"/>
        </w:rPr>
        <w:t xml:space="preserve">, click </w:t>
      </w:r>
      <w:r w:rsidRPr="000A1CA1">
        <w:rPr>
          <w:b/>
          <w:bCs/>
          <w:sz w:val="19"/>
          <w:szCs w:val="19"/>
          <w:lang w:val="en-US"/>
        </w:rPr>
        <w:t>Upload</w:t>
      </w:r>
      <w:r w:rsidRPr="000A1CA1">
        <w:rPr>
          <w:sz w:val="19"/>
          <w:szCs w:val="19"/>
          <w:lang w:val="en-US"/>
        </w:rPr>
        <w:t xml:space="preserve"> and attach your </w:t>
      </w:r>
      <w:r w:rsidRPr="000A1CA1">
        <w:rPr>
          <w:b/>
          <w:bCs/>
          <w:sz w:val="19"/>
          <w:szCs w:val="19"/>
          <w:lang w:val="en-US"/>
        </w:rPr>
        <w:t>PDF motion to waive the entry fee</w:t>
      </w:r>
      <w:r w:rsidRPr="000A1CA1">
        <w:rPr>
          <w:sz w:val="19"/>
          <w:szCs w:val="19"/>
          <w:lang w:val="en-US"/>
        </w:rPr>
        <w:t>.</w:t>
      </w:r>
      <w:r w:rsidR="00E45E5A" w:rsidRPr="00E45E5A">
        <w:rPr>
          <w:rFonts w:ascii="MS Gothic" w:eastAsia="MS Gothic" w:hAnsi="MS Gothic" w:cs="MS Gothic"/>
          <w:sz w:val="19"/>
          <w:szCs w:val="19"/>
          <w:lang w:val="en-US"/>
        </w:rPr>
        <w:t xml:space="preserve"> </w:t>
      </w:r>
      <w:r w:rsidRPr="000A1CA1">
        <w:rPr>
          <w:sz w:val="19"/>
          <w:szCs w:val="19"/>
          <w:lang w:val="en-US"/>
        </w:rPr>
        <w:t xml:space="preserve">After it appears, open the </w:t>
      </w:r>
      <w:r w:rsidRPr="000A1CA1">
        <w:rPr>
          <w:b/>
          <w:bCs/>
          <w:sz w:val="19"/>
          <w:szCs w:val="19"/>
          <w:lang w:val="en-US"/>
        </w:rPr>
        <w:t>Security</w:t>
      </w:r>
      <w:r w:rsidRPr="000A1CA1">
        <w:rPr>
          <w:sz w:val="19"/>
          <w:szCs w:val="19"/>
          <w:lang w:val="en-US"/>
        </w:rPr>
        <w:t xml:space="preserve"> dropdown and select </w:t>
      </w:r>
      <w:r w:rsidRPr="000A1CA1">
        <w:rPr>
          <w:b/>
          <w:bCs/>
          <w:sz w:val="19"/>
          <w:szCs w:val="19"/>
          <w:lang w:val="en-US"/>
        </w:rPr>
        <w:t>Public</w:t>
      </w:r>
      <w:r w:rsidRPr="000A1CA1">
        <w:rPr>
          <w:sz w:val="19"/>
          <w:szCs w:val="19"/>
          <w:lang w:val="en-US"/>
        </w:rPr>
        <w:t>.</w:t>
      </w:r>
      <w:r w:rsidR="00E45E5A" w:rsidRPr="00E45E5A">
        <w:rPr>
          <w:rFonts w:ascii="MS Gothic" w:eastAsia="MS Gothic" w:hAnsi="MS Gothic" w:cs="MS Gothic"/>
          <w:sz w:val="19"/>
          <w:szCs w:val="19"/>
          <w:lang w:val="en-US"/>
        </w:rPr>
        <w:t xml:space="preserve"> </w:t>
      </w:r>
      <w:r w:rsidRPr="000A1CA1">
        <w:rPr>
          <w:sz w:val="19"/>
          <w:szCs w:val="19"/>
          <w:lang w:val="en-US"/>
        </w:rPr>
        <w:t xml:space="preserve">Click </w:t>
      </w:r>
      <w:r w:rsidRPr="000A1CA1">
        <w:rPr>
          <w:b/>
          <w:bCs/>
          <w:sz w:val="19"/>
          <w:szCs w:val="19"/>
          <w:lang w:val="en-US"/>
        </w:rPr>
        <w:t>Save Changes</w:t>
      </w:r>
      <w:r w:rsidRPr="000A1CA1">
        <w:rPr>
          <w:sz w:val="19"/>
          <w:szCs w:val="19"/>
          <w:lang w:val="en-US"/>
        </w:rPr>
        <w:t>.</w:t>
      </w:r>
    </w:p>
    <w:p w14:paraId="0A60019B" w14:textId="4755E3E5" w:rsidR="000A1CA1" w:rsidRPr="00E45E5A" w:rsidRDefault="000A1CA1" w:rsidP="00E45E5A">
      <w:pPr>
        <w:numPr>
          <w:ilvl w:val="0"/>
          <w:numId w:val="13"/>
        </w:numPr>
        <w:rPr>
          <w:sz w:val="19"/>
          <w:szCs w:val="19"/>
          <w:lang w:val="en-US"/>
        </w:rPr>
      </w:pPr>
      <w:r w:rsidRPr="000A1CA1">
        <w:rPr>
          <w:b/>
          <w:bCs/>
          <w:sz w:val="19"/>
          <w:szCs w:val="19"/>
          <w:lang w:val="en-US"/>
        </w:rPr>
        <w:t>Upload the affidavit of indigency.</w:t>
      </w:r>
      <w:r w:rsidRPr="000A1CA1">
        <w:rPr>
          <w:rFonts w:ascii="MS Gothic" w:eastAsia="MS Gothic" w:hAnsi="MS Gothic" w:cs="MS Gothic" w:hint="eastAsia"/>
          <w:sz w:val="19"/>
          <w:szCs w:val="19"/>
          <w:lang w:val="en-US"/>
        </w:rPr>
        <w:t> </w:t>
      </w:r>
      <w:r w:rsidR="00E45E5A" w:rsidRPr="00E45E5A">
        <w:rPr>
          <w:rFonts w:eastAsia="MS Gothic" w:cstheme="minorHAnsi"/>
          <w:sz w:val="19"/>
          <w:szCs w:val="19"/>
          <w:lang w:val="en-US"/>
        </w:rPr>
        <w:t xml:space="preserve">Create affidavit of indigency: </w:t>
      </w:r>
      <w:hyperlink r:id="rId15" w:history="1">
        <w:r w:rsidR="00E45E5A" w:rsidRPr="00E45E5A">
          <w:rPr>
            <w:rStyle w:val="Hyperlink"/>
            <w:rFonts w:eastAsia="MS Gothic" w:cstheme="minorHAnsi"/>
            <w:sz w:val="19"/>
            <w:szCs w:val="19"/>
            <w:lang w:val="en-US"/>
          </w:rPr>
          <w:t>https://courtformsonline.org/ma/forms/affidavit-of-indigency-fee-waiver</w:t>
        </w:r>
      </w:hyperlink>
      <w:r w:rsidR="00E45E5A" w:rsidRPr="00E45E5A">
        <w:rPr>
          <w:rFonts w:eastAsia="MS Gothic" w:cstheme="minorHAnsi"/>
          <w:sz w:val="19"/>
          <w:szCs w:val="19"/>
          <w:lang w:val="en-US"/>
        </w:rPr>
        <w:t>.</w:t>
      </w:r>
      <w:r w:rsidR="00E45E5A" w:rsidRPr="00E45E5A">
        <w:rPr>
          <w:sz w:val="19"/>
          <w:szCs w:val="19"/>
          <w:lang w:val="en-US"/>
        </w:rPr>
        <w:t xml:space="preserve"> </w:t>
      </w:r>
      <w:r w:rsidRPr="000A1CA1">
        <w:rPr>
          <w:sz w:val="19"/>
          <w:szCs w:val="19"/>
          <w:lang w:val="en-US"/>
        </w:rPr>
        <w:t xml:space="preserve"> Click </w:t>
      </w:r>
      <w:r w:rsidRPr="000A1CA1">
        <w:rPr>
          <w:b/>
          <w:bCs/>
          <w:sz w:val="19"/>
          <w:szCs w:val="19"/>
          <w:lang w:val="en-US"/>
        </w:rPr>
        <w:t>Add Another Filing</w:t>
      </w:r>
      <w:r w:rsidRPr="000A1CA1">
        <w:rPr>
          <w:sz w:val="19"/>
          <w:szCs w:val="19"/>
          <w:lang w:val="en-US"/>
        </w:rPr>
        <w:t>.</w:t>
      </w:r>
      <w:r w:rsidR="00E45E5A" w:rsidRPr="00E45E5A">
        <w:rPr>
          <w:rFonts w:ascii="MS Gothic" w:eastAsia="MS Gothic" w:hAnsi="MS Gothic" w:cs="MS Gothic"/>
          <w:sz w:val="19"/>
          <w:szCs w:val="19"/>
          <w:lang w:val="en-US"/>
        </w:rPr>
        <w:t xml:space="preserve"> </w:t>
      </w:r>
      <w:r w:rsidRPr="000A1CA1">
        <w:rPr>
          <w:sz w:val="19"/>
          <w:szCs w:val="19"/>
          <w:lang w:val="en-US"/>
        </w:rPr>
        <w:t xml:space="preserve">Choose the filing code </w:t>
      </w:r>
      <w:r w:rsidRPr="000A1CA1">
        <w:rPr>
          <w:b/>
          <w:bCs/>
          <w:sz w:val="19"/>
          <w:szCs w:val="19"/>
          <w:lang w:val="en-US"/>
        </w:rPr>
        <w:t>“Indigency Affidavit.”</w:t>
      </w:r>
      <w:r w:rsidR="00E45E5A" w:rsidRPr="00E45E5A">
        <w:rPr>
          <w:rFonts w:ascii="MS Gothic" w:eastAsia="MS Gothic" w:hAnsi="MS Gothic" w:cs="MS Gothic"/>
          <w:sz w:val="19"/>
          <w:szCs w:val="19"/>
          <w:lang w:val="en-US"/>
        </w:rPr>
        <w:t xml:space="preserve"> </w:t>
      </w:r>
      <w:r w:rsidRPr="000A1CA1">
        <w:rPr>
          <w:sz w:val="19"/>
          <w:szCs w:val="19"/>
          <w:lang w:val="en-US"/>
        </w:rPr>
        <w:t xml:space="preserve">Upload the </w:t>
      </w:r>
      <w:r w:rsidRPr="000A1CA1">
        <w:rPr>
          <w:b/>
          <w:bCs/>
          <w:sz w:val="19"/>
          <w:szCs w:val="19"/>
          <w:lang w:val="en-US"/>
        </w:rPr>
        <w:t>PDF affidavit of indigency</w:t>
      </w:r>
      <w:r w:rsidRPr="000A1CA1">
        <w:rPr>
          <w:sz w:val="19"/>
          <w:szCs w:val="19"/>
          <w:lang w:val="en-US"/>
        </w:rPr>
        <w:t>.</w:t>
      </w:r>
      <w:r w:rsidR="00E45E5A" w:rsidRPr="00E45E5A">
        <w:rPr>
          <w:sz w:val="19"/>
          <w:szCs w:val="19"/>
          <w:lang w:val="en-US"/>
        </w:rPr>
        <w:t xml:space="preserve"> </w:t>
      </w:r>
      <w:r w:rsidRPr="000A1CA1">
        <w:rPr>
          <w:sz w:val="19"/>
          <w:szCs w:val="19"/>
          <w:lang w:val="en-US"/>
        </w:rPr>
        <w:t xml:space="preserve">Set the </w:t>
      </w:r>
      <w:r w:rsidRPr="000A1CA1">
        <w:rPr>
          <w:b/>
          <w:bCs/>
          <w:sz w:val="19"/>
          <w:szCs w:val="19"/>
          <w:lang w:val="en-US"/>
        </w:rPr>
        <w:t>Security</w:t>
      </w:r>
      <w:r w:rsidRPr="000A1CA1">
        <w:rPr>
          <w:sz w:val="19"/>
          <w:szCs w:val="19"/>
          <w:lang w:val="en-US"/>
        </w:rPr>
        <w:t xml:space="preserve"> to </w:t>
      </w:r>
      <w:r w:rsidRPr="000A1CA1">
        <w:rPr>
          <w:b/>
          <w:bCs/>
          <w:sz w:val="19"/>
          <w:szCs w:val="19"/>
          <w:lang w:val="en-US"/>
        </w:rPr>
        <w:t>Impounded</w:t>
      </w:r>
      <w:r w:rsidRPr="000A1CA1">
        <w:rPr>
          <w:sz w:val="19"/>
          <w:szCs w:val="19"/>
          <w:lang w:val="en-US"/>
        </w:rPr>
        <w:t>.</w:t>
      </w:r>
      <w:r w:rsidR="00E45E5A" w:rsidRPr="00E45E5A">
        <w:rPr>
          <w:rFonts w:ascii="MS Gothic" w:eastAsia="MS Gothic" w:hAnsi="MS Gothic" w:cs="MS Gothic"/>
          <w:sz w:val="19"/>
          <w:szCs w:val="19"/>
          <w:lang w:val="en-US"/>
        </w:rPr>
        <w:t xml:space="preserve"> </w:t>
      </w:r>
      <w:r w:rsidR="00E45E5A" w:rsidRPr="00E45E5A">
        <w:rPr>
          <w:sz w:val="19"/>
          <w:szCs w:val="19"/>
          <w:lang w:val="en-US"/>
        </w:rPr>
        <w:t xml:space="preserve">Click </w:t>
      </w:r>
      <w:r w:rsidRPr="000A1CA1">
        <w:rPr>
          <w:b/>
          <w:bCs/>
          <w:sz w:val="19"/>
          <w:szCs w:val="19"/>
          <w:lang w:val="en-US"/>
        </w:rPr>
        <w:t>Save changes</w:t>
      </w:r>
      <w:r w:rsidRPr="000A1CA1">
        <w:rPr>
          <w:sz w:val="19"/>
          <w:szCs w:val="19"/>
          <w:lang w:val="en-US"/>
        </w:rPr>
        <w:t>.</w:t>
      </w:r>
    </w:p>
    <w:p w14:paraId="5D456108" w14:textId="668D7ACA" w:rsidR="000A1CA1" w:rsidRPr="00E45E5A" w:rsidRDefault="000A1CA1" w:rsidP="000A1CA1">
      <w:pPr>
        <w:numPr>
          <w:ilvl w:val="0"/>
          <w:numId w:val="13"/>
        </w:numPr>
        <w:rPr>
          <w:sz w:val="19"/>
          <w:szCs w:val="19"/>
          <w:lang w:val="en-US"/>
        </w:rPr>
      </w:pPr>
      <w:r w:rsidRPr="00E45E5A">
        <w:rPr>
          <w:b/>
          <w:bCs/>
          <w:sz w:val="19"/>
          <w:szCs w:val="19"/>
          <w:lang w:val="en-US"/>
        </w:rPr>
        <w:t xml:space="preserve">Upload Civil Appeals Entry Form </w:t>
      </w:r>
    </w:p>
    <w:p w14:paraId="5F2721E0" w14:textId="1C83D577" w:rsidR="000A1CA1" w:rsidRPr="000A1CA1" w:rsidRDefault="000A1CA1" w:rsidP="000A1CA1">
      <w:pPr>
        <w:ind w:left="720"/>
        <w:rPr>
          <w:sz w:val="19"/>
          <w:szCs w:val="19"/>
          <w:lang w:val="en-US"/>
        </w:rPr>
      </w:pPr>
      <w:r w:rsidRPr="00E45E5A">
        <w:rPr>
          <w:sz w:val="19"/>
          <w:szCs w:val="19"/>
          <w:lang w:val="en-US"/>
        </w:rPr>
        <w:t xml:space="preserve">Use </w:t>
      </w:r>
      <w:r w:rsidRPr="000A1CA1">
        <w:rPr>
          <w:b/>
          <w:bCs/>
          <w:sz w:val="19"/>
          <w:szCs w:val="19"/>
          <w:lang w:val="en-US"/>
        </w:rPr>
        <w:t>Add Another Filing</w:t>
      </w:r>
      <w:r w:rsidRPr="000A1CA1">
        <w:rPr>
          <w:sz w:val="19"/>
          <w:szCs w:val="19"/>
          <w:lang w:val="en-US"/>
        </w:rPr>
        <w:t xml:space="preserve"> again to attach </w:t>
      </w:r>
      <w:r w:rsidRPr="00E45E5A">
        <w:rPr>
          <w:sz w:val="19"/>
          <w:szCs w:val="19"/>
          <w:lang w:val="en-US"/>
        </w:rPr>
        <w:t xml:space="preserve">the Civil Appeals Entry Form. </w:t>
      </w:r>
    </w:p>
    <w:p w14:paraId="21F65B7C" w14:textId="640030BF" w:rsidR="0017523E" w:rsidRPr="00E45E5A" w:rsidRDefault="0017523E" w:rsidP="000A1CA1">
      <w:pPr>
        <w:rPr>
          <w:sz w:val="19"/>
          <w:szCs w:val="19"/>
        </w:rPr>
      </w:pPr>
    </w:p>
    <w:sectPr w:rsidR="0017523E" w:rsidRPr="00E45E5A" w:rsidSect="00755125">
      <w:type w:val="continuous"/>
      <w:pgSz w:w="12240" w:h="15840"/>
      <w:pgMar w:top="720" w:right="720" w:bottom="720" w:left="720" w:header="0" w:footer="0" w:gutter="0"/>
      <w:cols w:num="2"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AE9602" w14:textId="77777777" w:rsidR="00F430AA" w:rsidRDefault="00F430AA" w:rsidP="00670E7C">
      <w:pPr>
        <w:spacing w:after="0"/>
      </w:pPr>
      <w:r>
        <w:separator/>
      </w:r>
    </w:p>
  </w:endnote>
  <w:endnote w:type="continuationSeparator" w:id="0">
    <w:p w14:paraId="094B5847" w14:textId="77777777" w:rsidR="00F430AA" w:rsidRDefault="00F430AA" w:rsidP="00670E7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3E0798" w14:textId="77777777" w:rsidR="0017523E" w:rsidRDefault="001752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ADB737" w14:textId="77777777" w:rsidR="0017523E" w:rsidRDefault="0017523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19085A" w14:textId="77777777" w:rsidR="0017523E" w:rsidRDefault="001752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C4A51F" w14:textId="77777777" w:rsidR="00F430AA" w:rsidRDefault="00F430AA" w:rsidP="00670E7C">
      <w:pPr>
        <w:spacing w:after="0"/>
      </w:pPr>
      <w:r>
        <w:separator/>
      </w:r>
    </w:p>
  </w:footnote>
  <w:footnote w:type="continuationSeparator" w:id="0">
    <w:p w14:paraId="42431537" w14:textId="77777777" w:rsidR="00F430AA" w:rsidRDefault="00F430AA" w:rsidP="00670E7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BC1829" w14:textId="77777777" w:rsidR="0017523E" w:rsidRDefault="0017523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F3813" w14:textId="77777777" w:rsidR="0017523E" w:rsidRDefault="0017523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787C40" w14:textId="77777777" w:rsidR="0017523E" w:rsidRDefault="001752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1772576"/>
    <w:multiLevelType w:val="hybridMultilevel"/>
    <w:tmpl w:val="BA500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848C7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C0467F"/>
    <w:multiLevelType w:val="multilevel"/>
    <w:tmpl w:val="6F684C1C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4E9407D"/>
    <w:multiLevelType w:val="multilevel"/>
    <w:tmpl w:val="9ACAA97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5" w15:restartNumberingAfterBreak="0">
    <w:nsid w:val="2D5C61CF"/>
    <w:multiLevelType w:val="multilevel"/>
    <w:tmpl w:val="0C78B8B0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FFE3326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196A8A"/>
    <w:multiLevelType w:val="multilevel"/>
    <w:tmpl w:val="EAD20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4C6AAF"/>
    <w:multiLevelType w:val="multilevel"/>
    <w:tmpl w:val="19BE1666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5390139C"/>
    <w:multiLevelType w:val="multilevel"/>
    <w:tmpl w:val="0958F450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59CF2E90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470958"/>
    <w:multiLevelType w:val="multilevel"/>
    <w:tmpl w:val="2A4AD5E4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70F12DF3"/>
    <w:multiLevelType w:val="multilevel"/>
    <w:tmpl w:val="11EAA22A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528174101">
    <w:abstractNumId w:val="9"/>
  </w:num>
  <w:num w:numId="2" w16cid:durableId="661155244">
    <w:abstractNumId w:val="5"/>
  </w:num>
  <w:num w:numId="3" w16cid:durableId="1202398072">
    <w:abstractNumId w:val="11"/>
  </w:num>
  <w:num w:numId="4" w16cid:durableId="1367368348">
    <w:abstractNumId w:val="3"/>
  </w:num>
  <w:num w:numId="5" w16cid:durableId="1001659620">
    <w:abstractNumId w:val="4"/>
  </w:num>
  <w:num w:numId="6" w16cid:durableId="1667634773">
    <w:abstractNumId w:val="12"/>
  </w:num>
  <w:num w:numId="7" w16cid:durableId="322977979">
    <w:abstractNumId w:val="8"/>
  </w:num>
  <w:num w:numId="8" w16cid:durableId="1317955625">
    <w:abstractNumId w:val="2"/>
  </w:num>
  <w:num w:numId="9" w16cid:durableId="323317406">
    <w:abstractNumId w:val="6"/>
  </w:num>
  <w:num w:numId="10" w16cid:durableId="1828665614">
    <w:abstractNumId w:val="10"/>
  </w:num>
  <w:num w:numId="11" w16cid:durableId="1554317592">
    <w:abstractNumId w:val="1"/>
  </w:num>
  <w:num w:numId="12" w16cid:durableId="386881369">
    <w:abstractNumId w:val="7"/>
  </w:num>
  <w:num w:numId="13" w16cid:durableId="183818473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Lynch, Kathryn">
    <w15:presenceInfo w15:providerId="AD" w15:userId="S::nkl09456@su.suffolk.edu::8e2a41cf-05fd-48d9-bed4-bcfa85c811b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1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CCA"/>
    <w:rsid w:val="00054A83"/>
    <w:rsid w:val="00080A06"/>
    <w:rsid w:val="000925D3"/>
    <w:rsid w:val="000A1CA1"/>
    <w:rsid w:val="000E2AB1"/>
    <w:rsid w:val="000E73D7"/>
    <w:rsid w:val="00125B3C"/>
    <w:rsid w:val="0017523E"/>
    <w:rsid w:val="0018214A"/>
    <w:rsid w:val="001944C0"/>
    <w:rsid w:val="002037BB"/>
    <w:rsid w:val="0022755F"/>
    <w:rsid w:val="002348BD"/>
    <w:rsid w:val="00254CEC"/>
    <w:rsid w:val="00275A99"/>
    <w:rsid w:val="0037793C"/>
    <w:rsid w:val="00493F02"/>
    <w:rsid w:val="004E44B6"/>
    <w:rsid w:val="004E4B84"/>
    <w:rsid w:val="004F1C9B"/>
    <w:rsid w:val="005729E0"/>
    <w:rsid w:val="005844B4"/>
    <w:rsid w:val="00604F04"/>
    <w:rsid w:val="006471E7"/>
    <w:rsid w:val="00670E7C"/>
    <w:rsid w:val="006B4437"/>
    <w:rsid w:val="006D72F3"/>
    <w:rsid w:val="00727982"/>
    <w:rsid w:val="00741BC8"/>
    <w:rsid w:val="00755125"/>
    <w:rsid w:val="00775CCA"/>
    <w:rsid w:val="007D2566"/>
    <w:rsid w:val="007F0912"/>
    <w:rsid w:val="007F6AA1"/>
    <w:rsid w:val="00817F3B"/>
    <w:rsid w:val="0085119A"/>
    <w:rsid w:val="00871C5B"/>
    <w:rsid w:val="008B5C14"/>
    <w:rsid w:val="0099054D"/>
    <w:rsid w:val="009F4E74"/>
    <w:rsid w:val="00A025E7"/>
    <w:rsid w:val="00A477FA"/>
    <w:rsid w:val="00A61606"/>
    <w:rsid w:val="00AC78EA"/>
    <w:rsid w:val="00AF4D08"/>
    <w:rsid w:val="00B67A1D"/>
    <w:rsid w:val="00C16F55"/>
    <w:rsid w:val="00C642C2"/>
    <w:rsid w:val="00CA786F"/>
    <w:rsid w:val="00CE0976"/>
    <w:rsid w:val="00CE4E90"/>
    <w:rsid w:val="00D022F8"/>
    <w:rsid w:val="00D40A55"/>
    <w:rsid w:val="00D96920"/>
    <w:rsid w:val="00D96E89"/>
    <w:rsid w:val="00DC624F"/>
    <w:rsid w:val="00E35D46"/>
    <w:rsid w:val="00E44D76"/>
    <w:rsid w:val="00E45E5A"/>
    <w:rsid w:val="00E77402"/>
    <w:rsid w:val="00EC4B5B"/>
    <w:rsid w:val="00EE1BA7"/>
    <w:rsid w:val="00F1582E"/>
    <w:rsid w:val="00F25A8E"/>
    <w:rsid w:val="00F430AA"/>
    <w:rsid w:val="00FB2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B69493"/>
  <w15:docId w15:val="{3AE08897-2670-47D0-9B7E-CDB8F9E91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1606"/>
    <w:pPr>
      <w:spacing w:after="80"/>
    </w:pPr>
    <w:rPr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7D00"/>
    <w:pPr>
      <w:spacing w:before="600" w:after="0" w:line="360" w:lineRule="auto"/>
      <w:outlineLvl w:val="0"/>
    </w:pPr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28B2"/>
    <w:pPr>
      <w:pBdr>
        <w:bottom w:val="single" w:sz="12" w:space="3" w:color="0074F1"/>
      </w:pBdr>
      <w:spacing w:before="400" w:after="120"/>
      <w:outlineLvl w:val="1"/>
    </w:pPr>
    <w:rPr>
      <w:rFonts w:asciiTheme="majorHAnsi" w:eastAsiaTheme="majorEastAsia" w:hAnsiTheme="majorHAnsi" w:cstheme="majorBidi"/>
      <w:b/>
      <w:bCs/>
      <w:color w:val="0074F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1AE"/>
    <w:pPr>
      <w:spacing w:before="320" w:after="0"/>
      <w:outlineLvl w:val="2"/>
    </w:pPr>
    <w:rPr>
      <w:rFonts w:asciiTheme="majorHAnsi" w:eastAsiaTheme="majorEastAsia" w:hAnsiTheme="majorHAnsi" w:cstheme="majorBidi"/>
      <w:b/>
      <w:bCs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7D00"/>
    <w:pPr>
      <w:spacing w:before="280" w:after="0" w:line="360" w:lineRule="auto"/>
      <w:outlineLvl w:val="3"/>
    </w:pPr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57D00"/>
    <w:pPr>
      <w:spacing w:before="280" w:after="0" w:line="360" w:lineRule="auto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57D00"/>
    <w:pPr>
      <w:spacing w:before="280" w:line="360" w:lineRule="auto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D00"/>
    <w:pPr>
      <w:spacing w:before="280" w:after="0" w:line="360" w:lineRule="auto"/>
      <w:outlineLvl w:val="6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D00"/>
    <w:pPr>
      <w:spacing w:before="280" w:after="0" w:line="360" w:lineRule="auto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D00"/>
    <w:pPr>
      <w:spacing w:before="280" w:after="0" w:line="360" w:lineRule="auto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33458"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33458"/>
  </w:style>
  <w:style w:type="character" w:customStyle="1" w:styleId="FooterChar">
    <w:name w:val="Footer Char"/>
    <w:basedOn w:val="DefaultParagraphFont"/>
    <w:link w:val="Footer"/>
    <w:uiPriority w:val="99"/>
    <w:qFormat/>
    <w:rsid w:val="00533458"/>
  </w:style>
  <w:style w:type="character" w:customStyle="1" w:styleId="Heading1Char">
    <w:name w:val="Heading 1 Char"/>
    <w:basedOn w:val="DefaultParagraphFont"/>
    <w:link w:val="Heading1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B628B2"/>
    <w:rPr>
      <w:rFonts w:asciiTheme="majorHAnsi" w:eastAsiaTheme="majorEastAsia" w:hAnsiTheme="majorHAnsi" w:cstheme="majorBidi"/>
      <w:b/>
      <w:bCs/>
      <w:color w:val="0074F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721AE"/>
    <w:rPr>
      <w:rFonts w:asciiTheme="majorHAnsi" w:eastAsiaTheme="majorEastAsia" w:hAnsiTheme="majorHAnsi" w:cstheme="majorBidi"/>
      <w:b/>
      <w:bCs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57D00"/>
    <w:rPr>
      <w:rFonts w:asciiTheme="majorHAnsi" w:eastAsiaTheme="majorEastAsia" w:hAnsiTheme="majorHAnsi" w:cstheme="majorBidi"/>
      <w:i/>
      <w:iCs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qFormat/>
    <w:rsid w:val="00F47A36"/>
    <w:rPr>
      <w:rFonts w:asciiTheme="majorHAnsi" w:eastAsiaTheme="majorEastAsia" w:hAnsiTheme="majorHAnsi" w:cstheme="majorBidi"/>
      <w:b/>
      <w:bCs/>
      <w:color w:val="002E63"/>
      <w:spacing w:val="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5579B7"/>
    <w:rPr>
      <w:color w:val="000000" w:themeColor="text1"/>
      <w:spacing w:val="10"/>
    </w:rPr>
  </w:style>
  <w:style w:type="character" w:styleId="Strong">
    <w:name w:val="Strong"/>
    <w:basedOn w:val="DefaultParagraphFont"/>
    <w:uiPriority w:val="22"/>
    <w:qFormat/>
    <w:rsid w:val="007614BF"/>
    <w:rPr>
      <w:b/>
      <w:bCs/>
      <w:color w:val="387026" w:themeColor="accent5" w:themeShade="80"/>
    </w:rPr>
  </w:style>
  <w:style w:type="character" w:styleId="Emphasis">
    <w:name w:val="Emphasis"/>
    <w:uiPriority w:val="20"/>
    <w:qFormat/>
    <w:rsid w:val="00957D00"/>
    <w:rPr>
      <w:b/>
      <w:bCs/>
      <w:i/>
      <w:iCs/>
      <w:color w:val="auto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38587F"/>
  </w:style>
  <w:style w:type="character" w:customStyle="1" w:styleId="QuoteChar">
    <w:name w:val="Quote Char"/>
    <w:basedOn w:val="DefaultParagraphFont"/>
    <w:link w:val="Quote"/>
    <w:uiPriority w:val="29"/>
    <w:qFormat/>
    <w:rsid w:val="00957D00"/>
    <w:rPr>
      <w:color w:val="5A5A5A" w:themeColor="text1" w:themeTint="A5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57D00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SubtleEmphasis">
    <w:name w:val="Subtle Emphasis"/>
    <w:uiPriority w:val="19"/>
    <w:qFormat/>
    <w:rsid w:val="00957D00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957D00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qFormat/>
    <w:rsid w:val="00957D00"/>
    <w:rPr>
      <w:smallCaps/>
    </w:rPr>
  </w:style>
  <w:style w:type="character" w:styleId="IntenseReference">
    <w:name w:val="Intense Reference"/>
    <w:uiPriority w:val="32"/>
    <w:qFormat/>
    <w:rsid w:val="00957D00"/>
    <w:rPr>
      <w:b/>
      <w:bCs/>
      <w:smallCaps/>
      <w:color w:val="auto"/>
    </w:rPr>
  </w:style>
  <w:style w:type="character" w:styleId="BookTitle">
    <w:name w:val="Book Title"/>
    <w:uiPriority w:val="33"/>
    <w:qFormat/>
    <w:rsid w:val="00957D00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AB3823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l">
    <w:name w:val="l"/>
    <w:basedOn w:val="DefaultParagraphFont"/>
    <w:qFormat/>
    <w:rsid w:val="00AB3823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imSun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Calibri" w:hAnsi="Calibri" w:cs="Lucida 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57D00"/>
    <w:rPr>
      <w:b/>
      <w:bCs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F47A36"/>
    <w:rPr>
      <w:rFonts w:asciiTheme="majorHAnsi" w:eastAsiaTheme="majorEastAsia" w:hAnsiTheme="majorHAnsi" w:cstheme="majorBidi"/>
      <w:b/>
      <w:bCs/>
      <w:color w:val="002E63"/>
      <w:spacing w:val="10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9B7"/>
    <w:pPr>
      <w:spacing w:after="320"/>
    </w:pPr>
    <w:rPr>
      <w:color w:val="000000" w:themeColor="text1"/>
      <w:spacing w:val="10"/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33458"/>
    <w:rPr>
      <w:rFonts w:ascii="Segoe UI" w:hAnsi="Segoe UI" w:cs="Segoe UI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957D00"/>
    <w:pPr>
      <w:ind w:left="720"/>
      <w:contextualSpacing/>
    </w:pPr>
  </w:style>
  <w:style w:type="paragraph" w:styleId="NoSpacing">
    <w:name w:val="No Spacing"/>
    <w:basedOn w:val="Normal"/>
    <w:link w:val="NoSpacingChar"/>
    <w:uiPriority w:val="1"/>
    <w:qFormat/>
    <w:rsid w:val="00957D00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qFormat/>
    <w:rsid w:val="00957D00"/>
    <w:rPr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D00"/>
    <w:pPr>
      <w:spacing w:before="320" w:after="480"/>
      <w:ind w:left="720" w:right="720"/>
      <w:jc w:val="center"/>
    </w:pPr>
    <w:rPr>
      <w:rFonts w:asciiTheme="majorHAnsi" w:eastAsiaTheme="majorEastAsia" w:hAnsiTheme="majorHAnsi" w:cstheme="majorBidi"/>
      <w:i/>
      <w:i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57D00"/>
  </w:style>
  <w:style w:type="paragraph" w:customStyle="1" w:styleId="NumberedList">
    <w:name w:val="Numbered List"/>
    <w:qFormat/>
    <w:rsid w:val="005579B7"/>
    <w:pPr>
      <w:snapToGrid w:val="0"/>
      <w:spacing w:after="80"/>
    </w:pPr>
    <w:rPr>
      <w:szCs w:val="20"/>
    </w:rPr>
  </w:style>
  <w:style w:type="paragraph" w:customStyle="1" w:styleId="Notetext">
    <w:name w:val="Note text"/>
    <w:basedOn w:val="Normal"/>
    <w:qFormat/>
    <w:rsid w:val="002279A0"/>
    <w:rPr>
      <w:b/>
      <w:bCs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AB38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val="en-US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unhideWhenUsed/>
    <w:rsid w:val="007614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7523E"/>
    <w:rPr>
      <w:color w:val="F491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52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67A1D"/>
    <w:rPr>
      <w:color w:val="85DFD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13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3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7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2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16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0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4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2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4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55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6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3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24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www.mass.gov/info-details/entering-the-appeal-civil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yperlink" Target="https://courtformsonline.org/ma/forms/affidavit-of-indigency-fee-waiver" TargetMode="Externa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s://www.mass.gov/guides/electronic-filing-at-the-appeals-court" TargetMode="External"/></Relationships>
</file>

<file path=word/theme/theme1.xml><?xml version="1.0" encoding="utf-8"?>
<a:theme xmlns:a="http://schemas.openxmlformats.org/drawingml/2006/main" name="MassAccess-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532</Words>
  <Characters>3038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Greater Boston Legal Services</Company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Steenhuis, Quinten</dc:creator>
  <dc:description/>
  <cp:lastModifiedBy>Lynch, Kathryn</cp:lastModifiedBy>
  <cp:revision>5</cp:revision>
  <cp:lastPrinted>2020-09-16T15:54:00Z</cp:lastPrinted>
  <dcterms:created xsi:type="dcterms:W3CDTF">2025-11-20T18:46:00Z</dcterms:created>
  <dcterms:modified xsi:type="dcterms:W3CDTF">2025-12-17T03:10:00Z</dcterms:modified>
  <dc:identifier/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Greater Boston Legal Services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